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2B79B" w14:textId="77777777" w:rsidR="007620A3" w:rsidRDefault="007620A3" w:rsidP="00102E80">
      <w:pPr>
        <w:rPr>
          <w:rFonts w:ascii="Tekton Pro" w:hAnsi="Tekton Pro"/>
          <w:sz w:val="28"/>
          <w:szCs w:val="24"/>
        </w:rPr>
      </w:pPr>
    </w:p>
    <w:p w14:paraId="0C2444EA" w14:textId="3BB76E81" w:rsidR="007620A3" w:rsidRPr="00AC3937" w:rsidRDefault="007620A3" w:rsidP="00AC3937">
      <w:pPr>
        <w:rPr>
          <w:b/>
          <w:sz w:val="28"/>
          <w:szCs w:val="28"/>
        </w:rPr>
      </w:pPr>
      <w:r w:rsidRPr="00AC3937">
        <w:rPr>
          <w:b/>
          <w:sz w:val="28"/>
          <w:szCs w:val="28"/>
        </w:rPr>
        <w:t xml:space="preserve">Ejercicio </w:t>
      </w:r>
      <w:ins w:id="0" w:author="Mirtix Martins" w:date="2020-01-29T14:27:00Z">
        <w:r w:rsidR="009D5B37" w:rsidRPr="00AC3937">
          <w:rPr>
            <w:b/>
            <w:sz w:val="28"/>
            <w:szCs w:val="28"/>
          </w:rPr>
          <w:t>1</w:t>
        </w:r>
      </w:ins>
      <w:del w:id="1" w:author="Mirtix Martins" w:date="2020-01-29T14:27:00Z">
        <w:r w:rsidRPr="00AC3937" w:rsidDel="009D5B37">
          <w:rPr>
            <w:b/>
            <w:sz w:val="28"/>
            <w:szCs w:val="28"/>
          </w:rPr>
          <w:delText>2</w:delText>
        </w:r>
      </w:del>
      <w:r w:rsidRPr="00AC3937">
        <w:rPr>
          <w:b/>
          <w:sz w:val="28"/>
          <w:szCs w:val="28"/>
        </w:rPr>
        <w:t xml:space="preserve"> – Revolución Industrial</w:t>
      </w:r>
    </w:p>
    <w:p w14:paraId="66747A0E" w14:textId="5D5C2B8A" w:rsidR="007620A3" w:rsidRPr="00993CE4" w:rsidRDefault="007620A3" w:rsidP="007620A3">
      <w:pPr>
        <w:pStyle w:val="Prrafodelista"/>
        <w:numPr>
          <w:ilvl w:val="0"/>
          <w:numId w:val="2"/>
        </w:numPr>
        <w:rPr>
          <w:b/>
          <w:sz w:val="28"/>
          <w:szCs w:val="28"/>
        </w:rPr>
      </w:pPr>
      <w:r w:rsidRPr="00993CE4">
        <w:rPr>
          <w:b/>
          <w:sz w:val="28"/>
          <w:szCs w:val="28"/>
        </w:rPr>
        <w:t>Definir márgenes personalizados</w:t>
      </w:r>
      <w:r>
        <w:rPr>
          <w:b/>
          <w:sz w:val="28"/>
          <w:szCs w:val="28"/>
        </w:rPr>
        <w:t xml:space="preserve"> como 1,5 cm en margen superior e inferior y 2</w:t>
      </w:r>
      <w:r w:rsidR="00CB357E">
        <w:rPr>
          <w:b/>
          <w:sz w:val="28"/>
          <w:szCs w:val="28"/>
        </w:rPr>
        <w:t xml:space="preserve"> </w:t>
      </w:r>
      <w:r>
        <w:rPr>
          <w:b/>
          <w:sz w:val="28"/>
          <w:szCs w:val="28"/>
        </w:rPr>
        <w:t>cm en margen derecho e izquierdo</w:t>
      </w:r>
      <w:r w:rsidRPr="00993CE4">
        <w:rPr>
          <w:b/>
          <w:sz w:val="28"/>
          <w:szCs w:val="28"/>
        </w:rPr>
        <w:t>.</w:t>
      </w:r>
    </w:p>
    <w:p w14:paraId="1D7B5C01" w14:textId="77777777" w:rsidR="007620A3" w:rsidRPr="00993CE4" w:rsidRDefault="007620A3" w:rsidP="007620A3">
      <w:pPr>
        <w:pStyle w:val="Prrafodelista"/>
        <w:numPr>
          <w:ilvl w:val="0"/>
          <w:numId w:val="2"/>
        </w:numPr>
        <w:rPr>
          <w:b/>
          <w:sz w:val="28"/>
          <w:szCs w:val="28"/>
        </w:rPr>
      </w:pPr>
      <w:r w:rsidRPr="00993CE4">
        <w:rPr>
          <w:b/>
          <w:sz w:val="28"/>
          <w:szCs w:val="28"/>
        </w:rPr>
        <w:t>Poner encabezado con imagen desde archivo (Escudo UAI), Facultad y fecha.</w:t>
      </w:r>
    </w:p>
    <w:p w14:paraId="208561F0" w14:textId="77777777" w:rsidR="007620A3" w:rsidRPr="00993CE4" w:rsidRDefault="007620A3" w:rsidP="007620A3">
      <w:pPr>
        <w:pStyle w:val="Prrafodelista"/>
        <w:numPr>
          <w:ilvl w:val="0"/>
          <w:numId w:val="2"/>
        </w:numPr>
        <w:rPr>
          <w:b/>
          <w:sz w:val="28"/>
          <w:szCs w:val="28"/>
        </w:rPr>
      </w:pPr>
      <w:r w:rsidRPr="00993CE4">
        <w:rPr>
          <w:b/>
          <w:sz w:val="28"/>
          <w:szCs w:val="28"/>
        </w:rPr>
        <w:t xml:space="preserve">Incluir Pie de página con Nombre del alumno y </w:t>
      </w:r>
      <w:proofErr w:type="spellStart"/>
      <w:r w:rsidRPr="00993CE4">
        <w:rPr>
          <w:b/>
          <w:sz w:val="28"/>
          <w:szCs w:val="28"/>
        </w:rPr>
        <w:t>N°</w:t>
      </w:r>
      <w:proofErr w:type="spellEnd"/>
      <w:r w:rsidRPr="00993CE4">
        <w:rPr>
          <w:b/>
          <w:sz w:val="28"/>
          <w:szCs w:val="28"/>
        </w:rPr>
        <w:t xml:space="preserve"> de página.</w:t>
      </w:r>
    </w:p>
    <w:p w14:paraId="380B0A48" w14:textId="45DF505E" w:rsidR="007620A3" w:rsidRPr="00993CE4" w:rsidRDefault="007620A3" w:rsidP="007620A3">
      <w:pPr>
        <w:pStyle w:val="Prrafodelista"/>
        <w:numPr>
          <w:ilvl w:val="0"/>
          <w:numId w:val="2"/>
        </w:numPr>
        <w:rPr>
          <w:b/>
          <w:sz w:val="28"/>
          <w:szCs w:val="28"/>
        </w:rPr>
      </w:pPr>
      <w:r w:rsidRPr="00993CE4">
        <w:rPr>
          <w:b/>
          <w:sz w:val="28"/>
          <w:szCs w:val="28"/>
        </w:rPr>
        <w:t>Insertar título en WordArt “</w:t>
      </w:r>
      <w:r w:rsidR="00110CFE">
        <w:rPr>
          <w:b/>
          <w:sz w:val="28"/>
          <w:szCs w:val="28"/>
        </w:rPr>
        <w:t>Revolución Industrial</w:t>
      </w:r>
      <w:r w:rsidRPr="00993CE4">
        <w:rPr>
          <w:b/>
          <w:sz w:val="28"/>
          <w:szCs w:val="28"/>
        </w:rPr>
        <w:t xml:space="preserve">”, con efectos de transformación y </w:t>
      </w:r>
      <w:r>
        <w:rPr>
          <w:b/>
          <w:sz w:val="28"/>
          <w:szCs w:val="28"/>
        </w:rPr>
        <w:t>sombra</w:t>
      </w:r>
      <w:r w:rsidRPr="00993CE4">
        <w:rPr>
          <w:b/>
          <w:sz w:val="28"/>
          <w:szCs w:val="28"/>
        </w:rPr>
        <w:t>.</w:t>
      </w:r>
    </w:p>
    <w:p w14:paraId="1A963AAF" w14:textId="77777777" w:rsidR="007620A3" w:rsidRPr="00993CE4" w:rsidRDefault="007620A3" w:rsidP="007620A3">
      <w:pPr>
        <w:pStyle w:val="Prrafodelista"/>
        <w:numPr>
          <w:ilvl w:val="0"/>
          <w:numId w:val="2"/>
        </w:numPr>
        <w:rPr>
          <w:b/>
          <w:sz w:val="28"/>
          <w:szCs w:val="28"/>
        </w:rPr>
      </w:pPr>
      <w:r w:rsidRPr="00993CE4">
        <w:rPr>
          <w:b/>
          <w:sz w:val="28"/>
          <w:szCs w:val="28"/>
        </w:rPr>
        <w:t>Definir fuente, alineación justificada e interlineado 1,15.</w:t>
      </w:r>
    </w:p>
    <w:p w14:paraId="10560CD7" w14:textId="77777777" w:rsidR="007620A3" w:rsidRDefault="007620A3" w:rsidP="007620A3">
      <w:pPr>
        <w:pStyle w:val="Prrafodelista"/>
        <w:numPr>
          <w:ilvl w:val="0"/>
          <w:numId w:val="2"/>
        </w:numPr>
        <w:rPr>
          <w:b/>
          <w:sz w:val="28"/>
          <w:szCs w:val="28"/>
        </w:rPr>
      </w:pPr>
      <w:r w:rsidRPr="00993CE4">
        <w:rPr>
          <w:b/>
          <w:sz w:val="28"/>
          <w:szCs w:val="28"/>
        </w:rPr>
        <w:t>Incluir Letra capital en el primer párrafo.</w:t>
      </w:r>
    </w:p>
    <w:p w14:paraId="797831F8" w14:textId="0E4B998D" w:rsidR="009619F5" w:rsidRDefault="000C011D" w:rsidP="007620A3">
      <w:pPr>
        <w:pStyle w:val="Prrafodelista"/>
        <w:numPr>
          <w:ilvl w:val="0"/>
          <w:numId w:val="2"/>
        </w:numPr>
        <w:rPr>
          <w:b/>
          <w:sz w:val="28"/>
          <w:szCs w:val="28"/>
        </w:rPr>
      </w:pPr>
      <w:r>
        <w:rPr>
          <w:b/>
          <w:sz w:val="28"/>
          <w:szCs w:val="28"/>
        </w:rPr>
        <w:t xml:space="preserve">Poner 2 columnas iguales con línea en medio en </w:t>
      </w:r>
      <w:r w:rsidR="00536750">
        <w:rPr>
          <w:b/>
          <w:sz w:val="28"/>
          <w:szCs w:val="28"/>
        </w:rPr>
        <w:t xml:space="preserve">3 </w:t>
      </w:r>
      <w:r>
        <w:rPr>
          <w:b/>
          <w:sz w:val="28"/>
          <w:szCs w:val="28"/>
        </w:rPr>
        <w:t>párrafos</w:t>
      </w:r>
      <w:r w:rsidR="00536750">
        <w:rPr>
          <w:b/>
          <w:sz w:val="28"/>
          <w:szCs w:val="28"/>
        </w:rPr>
        <w:t xml:space="preserve"> contiguos</w:t>
      </w:r>
      <w:r>
        <w:rPr>
          <w:b/>
          <w:sz w:val="28"/>
          <w:szCs w:val="28"/>
        </w:rPr>
        <w:t>.</w:t>
      </w:r>
    </w:p>
    <w:p w14:paraId="50374F99" w14:textId="77777777" w:rsidR="007620A3" w:rsidRPr="00993CE4" w:rsidRDefault="007620A3" w:rsidP="007620A3">
      <w:pPr>
        <w:pStyle w:val="Prrafodelista"/>
        <w:numPr>
          <w:ilvl w:val="0"/>
          <w:numId w:val="2"/>
        </w:numPr>
        <w:rPr>
          <w:b/>
          <w:sz w:val="28"/>
          <w:szCs w:val="28"/>
        </w:rPr>
      </w:pPr>
      <w:r>
        <w:rPr>
          <w:b/>
          <w:sz w:val="28"/>
          <w:szCs w:val="28"/>
        </w:rPr>
        <w:t>Poner viñetas.</w:t>
      </w:r>
    </w:p>
    <w:p w14:paraId="74F582F6" w14:textId="77777777" w:rsidR="007620A3" w:rsidRPr="00993CE4" w:rsidRDefault="007620A3" w:rsidP="007620A3">
      <w:pPr>
        <w:pStyle w:val="Prrafodelista"/>
        <w:numPr>
          <w:ilvl w:val="0"/>
          <w:numId w:val="2"/>
        </w:numPr>
        <w:rPr>
          <w:b/>
          <w:sz w:val="28"/>
          <w:szCs w:val="28"/>
        </w:rPr>
      </w:pPr>
      <w:r w:rsidRPr="00993CE4">
        <w:rPr>
          <w:b/>
          <w:sz w:val="28"/>
          <w:szCs w:val="28"/>
        </w:rPr>
        <w:t>Insertar 2 imágenes en línea</w:t>
      </w:r>
      <w:r>
        <w:rPr>
          <w:b/>
          <w:sz w:val="28"/>
          <w:szCs w:val="28"/>
        </w:rPr>
        <w:t>, referidas al texto, y</w:t>
      </w:r>
      <w:r w:rsidRPr="00993CE4">
        <w:rPr>
          <w:b/>
          <w:sz w:val="28"/>
          <w:szCs w:val="28"/>
        </w:rPr>
        <w:t xml:space="preserve"> dales “ajuste de texto”, efecto artístico y borde sombreado.</w:t>
      </w:r>
    </w:p>
    <w:p w14:paraId="09AE042B" w14:textId="77777777" w:rsidR="007620A3" w:rsidRPr="00993CE4" w:rsidRDefault="007620A3" w:rsidP="007620A3">
      <w:pPr>
        <w:pStyle w:val="Prrafodelista"/>
        <w:numPr>
          <w:ilvl w:val="0"/>
          <w:numId w:val="2"/>
        </w:numPr>
        <w:rPr>
          <w:b/>
          <w:sz w:val="28"/>
          <w:szCs w:val="28"/>
        </w:rPr>
      </w:pPr>
      <w:r>
        <w:rPr>
          <w:b/>
          <w:sz w:val="28"/>
          <w:szCs w:val="28"/>
        </w:rPr>
        <w:t>Insertar una forma “cubo”</w:t>
      </w:r>
      <w:r w:rsidRPr="00993CE4">
        <w:rPr>
          <w:b/>
          <w:sz w:val="28"/>
          <w:szCs w:val="28"/>
        </w:rPr>
        <w:t xml:space="preserve"> con r</w:t>
      </w:r>
      <w:r>
        <w:rPr>
          <w:b/>
          <w:sz w:val="28"/>
          <w:szCs w:val="28"/>
        </w:rPr>
        <w:t>elleno de imagen</w:t>
      </w:r>
      <w:r w:rsidRPr="00993CE4">
        <w:rPr>
          <w:b/>
          <w:sz w:val="28"/>
          <w:szCs w:val="28"/>
        </w:rPr>
        <w:t>.</w:t>
      </w:r>
    </w:p>
    <w:p w14:paraId="73E28F34" w14:textId="77777777" w:rsidR="007620A3" w:rsidRPr="00993CE4" w:rsidRDefault="007620A3" w:rsidP="007620A3">
      <w:pPr>
        <w:pStyle w:val="Prrafodelista"/>
        <w:numPr>
          <w:ilvl w:val="0"/>
          <w:numId w:val="2"/>
        </w:numPr>
        <w:rPr>
          <w:b/>
          <w:sz w:val="28"/>
          <w:szCs w:val="28"/>
        </w:rPr>
      </w:pPr>
      <w:r w:rsidRPr="00993CE4">
        <w:rPr>
          <w:b/>
          <w:sz w:val="28"/>
          <w:szCs w:val="28"/>
        </w:rPr>
        <w:t>SmartArt a partir del texto (Jerarquía o lista).</w:t>
      </w:r>
    </w:p>
    <w:p w14:paraId="559CB6D3" w14:textId="6D9714D4" w:rsidR="007620A3" w:rsidRDefault="007620A3" w:rsidP="007620A3">
      <w:pPr>
        <w:pStyle w:val="Prrafodelista"/>
        <w:numPr>
          <w:ilvl w:val="0"/>
          <w:numId w:val="2"/>
        </w:numPr>
        <w:rPr>
          <w:b/>
          <w:sz w:val="28"/>
          <w:szCs w:val="28"/>
        </w:rPr>
      </w:pPr>
      <w:r w:rsidRPr="00993CE4">
        <w:rPr>
          <w:b/>
          <w:sz w:val="28"/>
          <w:szCs w:val="28"/>
        </w:rPr>
        <w:t xml:space="preserve">Poner </w:t>
      </w:r>
      <w:r w:rsidR="00536750">
        <w:rPr>
          <w:b/>
          <w:sz w:val="28"/>
          <w:szCs w:val="28"/>
        </w:rPr>
        <w:t>Portada</w:t>
      </w:r>
      <w:r>
        <w:rPr>
          <w:b/>
          <w:sz w:val="28"/>
          <w:szCs w:val="28"/>
        </w:rPr>
        <w:t>.</w:t>
      </w:r>
    </w:p>
    <w:p w14:paraId="781E9D15" w14:textId="77777777" w:rsidR="007620A3" w:rsidRPr="00993CE4" w:rsidRDefault="007620A3" w:rsidP="007620A3">
      <w:pPr>
        <w:pStyle w:val="Prrafodelista"/>
        <w:numPr>
          <w:ilvl w:val="0"/>
          <w:numId w:val="2"/>
        </w:numPr>
        <w:rPr>
          <w:b/>
          <w:sz w:val="28"/>
          <w:szCs w:val="28"/>
        </w:rPr>
      </w:pPr>
      <w:r>
        <w:rPr>
          <w:b/>
          <w:sz w:val="28"/>
          <w:szCs w:val="28"/>
        </w:rPr>
        <w:t>D</w:t>
      </w:r>
      <w:r w:rsidRPr="00993CE4">
        <w:rPr>
          <w:b/>
          <w:sz w:val="28"/>
          <w:szCs w:val="28"/>
        </w:rPr>
        <w:t>efinir color de fondo de página y bordes para la misma.</w:t>
      </w:r>
    </w:p>
    <w:p w14:paraId="497D2610" w14:textId="77777777" w:rsidR="007620A3" w:rsidRDefault="007620A3" w:rsidP="007620A3">
      <w:pPr>
        <w:rPr>
          <w:b/>
          <w:sz w:val="28"/>
          <w:szCs w:val="28"/>
        </w:rPr>
      </w:pPr>
    </w:p>
    <w:p w14:paraId="612A2254" w14:textId="77777777" w:rsidR="007620A3" w:rsidRDefault="007620A3" w:rsidP="007620A3">
      <w:pPr>
        <w:rPr>
          <w:sz w:val="32"/>
          <w:szCs w:val="32"/>
        </w:rPr>
      </w:pPr>
      <w:r w:rsidRPr="00993CE4">
        <w:rPr>
          <w:sz w:val="32"/>
          <w:szCs w:val="32"/>
        </w:rPr>
        <w:t>Texto para editar:</w:t>
      </w:r>
    </w:p>
    <w:p w14:paraId="2873EDA6" w14:textId="77777777" w:rsidR="007620A3" w:rsidRDefault="007620A3" w:rsidP="007620A3">
      <w:pPr>
        <w:rPr>
          <w:sz w:val="72"/>
          <w:szCs w:val="72"/>
        </w:rPr>
      </w:pPr>
      <w:r w:rsidRPr="00993CE4">
        <w:rPr>
          <w:sz w:val="72"/>
          <w:szCs w:val="72"/>
        </w:rPr>
        <w:t xml:space="preserve"> </w:t>
      </w:r>
      <w:r w:rsidRPr="00993CE4">
        <w:rPr>
          <w:sz w:val="72"/>
          <w:szCs w:val="72"/>
        </w:rPr>
        <w:sym w:font="Wingdings" w:char="F048"/>
      </w:r>
    </w:p>
    <w:p w14:paraId="10392053" w14:textId="77777777" w:rsidR="007620A3" w:rsidRDefault="007620A3">
      <w:pPr>
        <w:rPr>
          <w:rFonts w:ascii="Tekton Pro" w:hAnsi="Tekton Pro"/>
          <w:sz w:val="28"/>
          <w:szCs w:val="24"/>
        </w:rPr>
      </w:pPr>
      <w:r>
        <w:rPr>
          <w:rFonts w:ascii="Tekton Pro" w:hAnsi="Tekton Pro"/>
          <w:sz w:val="28"/>
          <w:szCs w:val="24"/>
        </w:rPr>
        <w:br w:type="page"/>
      </w:r>
    </w:p>
    <w:p w14:paraId="62EB4133" w14:textId="7AFA8306" w:rsidR="009211DE" w:rsidRDefault="009211DE" w:rsidP="00102E80">
      <w:pPr>
        <w:rPr>
          <w:rFonts w:ascii="Tekton Pro" w:hAnsi="Tekton Pro"/>
          <w:sz w:val="28"/>
          <w:szCs w:val="24"/>
        </w:rPr>
      </w:pPr>
    </w:p>
    <w:p w14:paraId="454CCEFA" w14:textId="77777777" w:rsidR="00102E80" w:rsidRPr="00E16CB0" w:rsidRDefault="00102E80" w:rsidP="00E16CB0">
      <w:r w:rsidRPr="00E16CB0">
        <w:t>Se denomina Revolución Industrial al proceso iniciado en el siglo XVIII en Inglaterra, por el cual la humanidad pasó de unas formas de vida tradicionales basadas en la agricultura, la ganadería y la producción artesanal, a otras fundamentadas en la producción industrial y la mecanización, Ello propició un acelerado proceso de urbanización que alteró profundamente las estructuras económicas, sociales, así como la mentalidad de los hombres.</w:t>
      </w:r>
    </w:p>
    <w:p w14:paraId="2EAD362C" w14:textId="77777777" w:rsidR="00C57280" w:rsidRPr="00E16CB0" w:rsidRDefault="00C57280" w:rsidP="00E16CB0">
      <w:r w:rsidRPr="00E16CB0">
        <w:t>Aunque el fenómeno se inició en la segunda mitad del siglo XVIII en Inglaterra, se extendería por otras áreas (Europa USA y Japón) a lo largo de los siglos XIX y XX.</w:t>
      </w:r>
    </w:p>
    <w:p w14:paraId="4603F84C" w14:textId="19485E49" w:rsidR="00102E80" w:rsidRPr="00E16CB0" w:rsidDel="00E16CB0" w:rsidRDefault="00102E80" w:rsidP="00E16CB0">
      <w:pPr>
        <w:rPr>
          <w:del w:id="2" w:author="Mirtix Martins" w:date="2020-01-27T17:21:00Z"/>
          <w:moveFrom w:id="3" w:author="navegador" w:date="2019-06-07T11:30:00Z"/>
        </w:rPr>
      </w:pPr>
      <w:moveFromRangeStart w:id="4" w:author="navegador" w:date="2019-06-07T11:30:00Z" w:name="move10799433"/>
      <w:moveFrom w:id="5" w:author="navegador" w:date="2019-06-07T11:30:00Z">
        <w:del w:id="6" w:author="Mirtix Martins" w:date="2020-01-27T17:21:00Z">
          <w:r w:rsidRPr="00E16CB0" w:rsidDel="00E16CB0">
            <w:delText>Aunque el fenómeno se inició en la segunda mitad del siglo XVIII en Inglaterra, se extendería por otras áreas (Europa USA y Japón) a lo largo de los siglos XIX y XX.</w:delText>
          </w:r>
        </w:del>
      </w:moveFrom>
    </w:p>
    <w:moveFromRangeEnd w:id="4"/>
    <w:p w14:paraId="21594BEF" w14:textId="77777777" w:rsidR="00102E80" w:rsidRPr="00E16CB0" w:rsidRDefault="00102E80" w:rsidP="00E16CB0">
      <w:r w:rsidRPr="00E16CB0">
        <w:t>La Revolución Industrial fue relativamente rápida, se produjo prácticamente en tan sólo una centuria. Su importancia es equiparable a la de la Revolución Neolítica.</w:t>
      </w:r>
    </w:p>
    <w:p w14:paraId="79C2DEDF" w14:textId="77777777" w:rsidR="00DE0737" w:rsidRPr="00E16CB0" w:rsidRDefault="00102E80" w:rsidP="00E16CB0">
      <w:r w:rsidRPr="00E16CB0">
        <w:t>Sin embargo, el proceso de industrialización no fue simultáneo ni adquirió las mismas características en todos los lugares. En la actualidad existen en el mundo zonas poco industrializadas, que coinciden normalmente con las más pobres del planeta.</w:t>
      </w:r>
    </w:p>
    <w:p w14:paraId="43ED030D" w14:textId="77777777" w:rsidR="009211DE" w:rsidRPr="00E16CB0" w:rsidRDefault="009211DE" w:rsidP="00E16CB0"/>
    <w:p w14:paraId="769AF53E" w14:textId="77777777" w:rsidR="00102E80" w:rsidRPr="00E16CB0" w:rsidRDefault="00102E80" w:rsidP="00E16CB0">
      <w:r w:rsidRPr="00E16CB0">
        <w:t>EL PROCESO DE INDUSTRIALIZACIÓN</w:t>
      </w:r>
      <w:r w:rsidRPr="00E16CB0">
        <w:tab/>
      </w:r>
    </w:p>
    <w:p w14:paraId="31BF3E77" w14:textId="77777777" w:rsidR="00102E80" w:rsidRPr="00E16CB0" w:rsidRDefault="00102E80" w:rsidP="00E16CB0">
      <w:r w:rsidRPr="00E16CB0">
        <w:t>La extensión de la 1ª Revolución Industrial</w:t>
      </w:r>
    </w:p>
    <w:p w14:paraId="10CC2749" w14:textId="77777777" w:rsidR="00102E80" w:rsidRPr="00E16CB0" w:rsidRDefault="00102E80" w:rsidP="00E16CB0">
      <w:r w:rsidRPr="00E16CB0">
        <w:t>Inglaterra fue el país donde se inició la industrialización. Pero a lo largo del siglo XIX hubo otros estados que fueron incorporándose al proceso. Algunos de ellos lo hicieron tempranamente, es el caso de los denominados "</w:t>
      </w:r>
      <w:proofErr w:type="spellStart"/>
      <w:r w:rsidRPr="00E16CB0">
        <w:t>First</w:t>
      </w:r>
      <w:proofErr w:type="spellEnd"/>
      <w:r w:rsidRPr="00E16CB0">
        <w:t xml:space="preserve"> </w:t>
      </w:r>
      <w:proofErr w:type="spellStart"/>
      <w:r w:rsidRPr="00E16CB0">
        <w:t>comers</w:t>
      </w:r>
      <w:proofErr w:type="spellEnd"/>
      <w:r w:rsidRPr="00E16CB0">
        <w:t xml:space="preserve">", es decir, "los primeros en llegar". Destacaron Francia, Bélgica y Alemania. </w:t>
      </w:r>
    </w:p>
    <w:p w14:paraId="030BDD03" w14:textId="77777777" w:rsidR="00102E80" w:rsidRPr="00E16CB0" w:rsidRDefault="00102E80" w:rsidP="00E16CB0">
      <w:r w:rsidRPr="00E16CB0">
        <w:t>Francia contaba con abundantes recursos mineros de carbón y hierro, así como abundantes capitales para invertir en la industria.</w:t>
      </w:r>
    </w:p>
    <w:p w14:paraId="792A661F" w14:textId="77777777" w:rsidR="00102E80" w:rsidRPr="00E16CB0" w:rsidRDefault="00102E80" w:rsidP="00E16CB0">
      <w:r w:rsidRPr="00E16CB0">
        <w:t xml:space="preserve">Bélgica, al igual que la anterior, era rica en minas y poseía una buena red de comunicaciones, parte de la cual era fluvial. </w:t>
      </w:r>
    </w:p>
    <w:p w14:paraId="6A9CAFA5" w14:textId="77777777" w:rsidR="00102E80" w:rsidRPr="00E16CB0" w:rsidRDefault="00102E80" w:rsidP="00E16CB0">
      <w:r w:rsidRPr="00E16CB0">
        <w:t>Alemania se industrializó tempranamente antes de su unificación. Destacó Prusia, que creó un mercado común, el "</w:t>
      </w:r>
      <w:proofErr w:type="spellStart"/>
      <w:r w:rsidRPr="00E16CB0">
        <w:t>Zollverein</w:t>
      </w:r>
      <w:proofErr w:type="spellEnd"/>
      <w:r w:rsidRPr="00E16CB0">
        <w:t>".</w:t>
      </w:r>
    </w:p>
    <w:p w14:paraId="180B2B94" w14:textId="77777777" w:rsidR="00102E80" w:rsidRPr="00E16CB0" w:rsidRDefault="00102E80" w:rsidP="00E16CB0"/>
    <w:p w14:paraId="7F93900C" w14:textId="3E21F843" w:rsidR="00102E80" w:rsidRPr="00E16CB0" w:rsidRDefault="00102E80" w:rsidP="00E16CB0">
      <w:r w:rsidRPr="00E16CB0">
        <w:t>A partir de la segunda mitad del siglo XIX, nuevas potencias se incorporaron a la industrialización: Estados Unidos, Japón y norte de Italia. Rusia l</w:t>
      </w:r>
      <w:r w:rsidR="00AC1FCA" w:rsidRPr="00E16CB0">
        <w:t xml:space="preserve">o hizo a finales del siglo </w:t>
      </w:r>
      <w:proofErr w:type="gramStart"/>
      <w:r w:rsidR="00AC1FCA" w:rsidRPr="00E16CB0">
        <w:t>XIX</w:t>
      </w:r>
      <w:proofErr w:type="gramEnd"/>
      <w:r w:rsidR="00AC1FCA" w:rsidRPr="00E16CB0">
        <w:t xml:space="preserve"> pero,</w:t>
      </w:r>
      <w:r w:rsidRPr="00E16CB0">
        <w:t xml:space="preserve"> sobre todo, a partir de la Revolución Bolchevique, en los años 20 y 30 del siglo XX.</w:t>
      </w:r>
    </w:p>
    <w:p w14:paraId="5B0A20E8" w14:textId="349A70E0" w:rsidR="00102E80" w:rsidRPr="00E16CB0" w:rsidRDefault="00AC1FCA" w:rsidP="00E16CB0">
      <w:r w:rsidRPr="00E16CB0">
        <w:tab/>
      </w:r>
    </w:p>
    <w:p w14:paraId="2E9D4A8F" w14:textId="1D718E63" w:rsidR="00102E80" w:rsidRPr="00E16CB0" w:rsidRDefault="00102E80" w:rsidP="00E16CB0">
      <w:r w:rsidRPr="00E16CB0">
        <w:t xml:space="preserve">España se industrializó con retraso. </w:t>
      </w:r>
      <w:r w:rsidR="00AC1FCA" w:rsidRPr="00E16CB0">
        <w:t>Además,</w:t>
      </w:r>
      <w:r w:rsidRPr="00E16CB0">
        <w:t xml:space="preserve"> lo hizo de forma desigual, amplias áreas siguieron siendo rurales. Los núcleos de desarrollo más precoz fueron Cataluña y País Vasco.</w:t>
      </w:r>
    </w:p>
    <w:p w14:paraId="63422777" w14:textId="66A8D610" w:rsidR="00102E80" w:rsidRPr="00E16CB0" w:rsidRDefault="00102E80" w:rsidP="00E16CB0"/>
    <w:p w14:paraId="7BF0E00F" w14:textId="54DFB17D" w:rsidR="009211DE" w:rsidRPr="00E16CB0" w:rsidRDefault="00C57280" w:rsidP="00E16CB0">
      <w:moveToRangeStart w:id="7" w:author="navegador" w:date="2019-06-07T11:30:00Z" w:name="move10799433"/>
      <w:r w:rsidRPr="00E16CB0">
        <w:t>Aunque el fenómeno se inició en la segunda mitad del siglo XVIII en Inglaterra, se extendería por otras áreas (Europa USA y Japón) a lo largo de los siglos XIX y XX.</w:t>
      </w:r>
      <w:moveToRangeEnd w:id="7"/>
    </w:p>
    <w:p w14:paraId="62D0ABDD" w14:textId="76CC7BCA" w:rsidR="009211DE" w:rsidRPr="00E16CB0" w:rsidRDefault="009211DE" w:rsidP="00E16CB0"/>
    <w:p w14:paraId="7A5E2668" w14:textId="4B3B356D" w:rsidR="00102E80" w:rsidRPr="00E16CB0" w:rsidRDefault="00102E80" w:rsidP="00E16CB0">
      <w:r w:rsidRPr="00E16CB0">
        <w:t xml:space="preserve">CONSECUENCIAS DE LA </w:t>
      </w:r>
      <w:r w:rsidR="009211DE" w:rsidRPr="00E16CB0">
        <w:t>REVOLUCION INDUSTRIAL</w:t>
      </w:r>
      <w:r w:rsidRPr="00E16CB0">
        <w:tab/>
      </w:r>
    </w:p>
    <w:p w14:paraId="08F45DEB" w14:textId="3542C7E8" w:rsidR="00102E80" w:rsidRPr="00E16CB0" w:rsidRDefault="00102E80" w:rsidP="00E16CB0">
      <w:r w:rsidRPr="00E16CB0">
        <w:t>Consecuencias económicas</w:t>
      </w:r>
    </w:p>
    <w:p w14:paraId="21C3B6D9" w14:textId="5D0E80E7" w:rsidR="00102E80" w:rsidRPr="00E16CB0" w:rsidRDefault="00102E80" w:rsidP="00E16CB0"/>
    <w:p w14:paraId="6C4A5854" w14:textId="77777777" w:rsidR="00102E80" w:rsidRPr="00E16CB0" w:rsidRDefault="00102E80" w:rsidP="00E16CB0">
      <w:r w:rsidRPr="00E16CB0">
        <w:t>La industrialización siguió ritmos y pautas distintas según los distintos estados, pero llevó implícitas consecuencias que afectaron a todos en general.</w:t>
      </w:r>
    </w:p>
    <w:p w14:paraId="7B2B82E0" w14:textId="77777777" w:rsidR="008179E8" w:rsidRPr="00E16CB0" w:rsidRDefault="008179E8" w:rsidP="00E16CB0"/>
    <w:p w14:paraId="4F48CF06" w14:textId="77777777" w:rsidR="008179E8" w:rsidRPr="00E16CB0" w:rsidRDefault="008179E8" w:rsidP="00E16CB0"/>
    <w:p w14:paraId="373AF890" w14:textId="77777777" w:rsidR="00102E80" w:rsidRPr="00E16CB0" w:rsidRDefault="00102E80" w:rsidP="00E16CB0">
      <w:r w:rsidRPr="00E16CB0">
        <w:t>- La sociedad agraria fue sustituida por una de carácter industrial. Industria y servicios concentraron la mayor parte de la población activa, concentrada en las ciudades en lugar de en el campo.</w:t>
      </w:r>
    </w:p>
    <w:p w14:paraId="6C5E8EEA" w14:textId="77777777" w:rsidR="00102E80" w:rsidRPr="00E16CB0" w:rsidRDefault="00102E80" w:rsidP="00E16CB0">
      <w:r w:rsidRPr="00E16CB0">
        <w:t xml:space="preserve">- La producción tanto industrial como agrícola se incrementó enormemente, eliminando las hambrunas y multiplicando el consumo. </w:t>
      </w:r>
    </w:p>
    <w:p w14:paraId="029DA8B6" w14:textId="77777777" w:rsidR="00102E80" w:rsidRPr="00E16CB0" w:rsidRDefault="00102E80" w:rsidP="00E16CB0">
      <w:r w:rsidRPr="00E16CB0">
        <w:t xml:space="preserve">- La población creció a un ritmo desconocido hasta entonces y fue objeto de gran movilidad, dando lugar a grandes migraciones. </w:t>
      </w:r>
    </w:p>
    <w:p w14:paraId="755E11C6" w14:textId="0C0F20A0" w:rsidR="00102E80" w:rsidRPr="00E16CB0" w:rsidRDefault="00102E80" w:rsidP="00E16CB0">
      <w:r w:rsidRPr="00E16CB0">
        <w:t>- El capitalismo sufrió notables cambios, tendiendo hacia la concentración empresarial, la banca y la Bolsa adquirieron cada vez mayor protagonismo, dando lugar al capitalismo financiero.</w:t>
      </w:r>
    </w:p>
    <w:p w14:paraId="34DCD9F6" w14:textId="09A993BB" w:rsidR="00102E80" w:rsidRPr="00E16CB0" w:rsidRDefault="00102E80" w:rsidP="00E16CB0">
      <w:r w:rsidRPr="00E16CB0">
        <w:t>- La economía adquirió cada vez más un carácter global.</w:t>
      </w:r>
    </w:p>
    <w:p w14:paraId="17A274AE" w14:textId="072FCBA7" w:rsidR="00C57280" w:rsidRPr="00E16CB0" w:rsidRDefault="00C57280" w:rsidP="00E16CB0"/>
    <w:p w14:paraId="66E4CF84" w14:textId="77FA353D" w:rsidR="00C57280" w:rsidRPr="00E16CB0" w:rsidRDefault="00C57280" w:rsidP="00E16CB0"/>
    <w:p w14:paraId="72F9E247" w14:textId="43BA923E" w:rsidR="00C57280" w:rsidRPr="00E16CB0" w:rsidRDefault="00C57280" w:rsidP="00E16CB0"/>
    <w:p w14:paraId="776AAA23" w14:textId="011B1167" w:rsidR="00C57280" w:rsidRPr="00E16CB0" w:rsidRDefault="00C57280" w:rsidP="00E16CB0"/>
    <w:p w14:paraId="520DF3BB" w14:textId="25AA711F" w:rsidR="00C57280" w:rsidRPr="00E16CB0" w:rsidRDefault="00C57280" w:rsidP="00E16CB0"/>
    <w:p w14:paraId="7C4C1FE0" w14:textId="296DB001" w:rsidR="00C57280" w:rsidRPr="00E16CB0" w:rsidRDefault="00C57280" w:rsidP="00E16CB0"/>
    <w:p w14:paraId="0F6FD781" w14:textId="77777777" w:rsidR="00C57280" w:rsidRPr="00E16CB0" w:rsidRDefault="00C57280" w:rsidP="00E16CB0"/>
    <w:p w14:paraId="50AB1E8B" w14:textId="77777777" w:rsidR="00C57280" w:rsidRPr="00E16CB0" w:rsidRDefault="00C57280" w:rsidP="00E16CB0"/>
    <w:p w14:paraId="4FBF9A8E" w14:textId="1681881A" w:rsidR="00C57280" w:rsidRPr="00E16CB0" w:rsidRDefault="00C57280" w:rsidP="00E16CB0"/>
    <w:p w14:paraId="04990E2F" w14:textId="2B952374" w:rsidR="00C57280" w:rsidRPr="00E16CB0" w:rsidRDefault="00C57280" w:rsidP="00E16CB0"/>
    <w:p w14:paraId="7EC1D752" w14:textId="3A838F14" w:rsidR="00102E80" w:rsidRPr="00E16CB0" w:rsidRDefault="00102E80" w:rsidP="00E16CB0"/>
    <w:p w14:paraId="6D6E521B" w14:textId="20DFC765" w:rsidR="00BE0BE2" w:rsidRDefault="00BE0BE2" w:rsidP="00C57280"/>
    <w:p w14:paraId="3C50D69C" w14:textId="2A4A4B29" w:rsidR="00BE0BE2" w:rsidRPr="00C57280" w:rsidRDefault="00BE0BE2" w:rsidP="00C57280"/>
    <w:sectPr w:rsidR="00BE0BE2" w:rsidRPr="00C57280" w:rsidSect="00110CFE">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B93DD" w14:textId="77777777" w:rsidR="00610D3D" w:rsidRDefault="00610D3D" w:rsidP="009211DE">
      <w:pPr>
        <w:spacing w:after="0" w:line="240" w:lineRule="auto"/>
      </w:pPr>
      <w:r>
        <w:separator/>
      </w:r>
    </w:p>
  </w:endnote>
  <w:endnote w:type="continuationSeparator" w:id="0">
    <w:p w14:paraId="50AC4BC0" w14:textId="77777777" w:rsidR="00610D3D" w:rsidRDefault="00610D3D" w:rsidP="00921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ekton Pro">
    <w:altName w:val="Sitka Small"/>
    <w:panose1 w:val="00000000000000000000"/>
    <w:charset w:val="00"/>
    <w:family w:val="swiss"/>
    <w:notTrueType/>
    <w:pitch w:val="variable"/>
    <w:sig w:usb0="00000007" w:usb1="00000001"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70948" w14:textId="77777777" w:rsidR="00610D3D" w:rsidRDefault="00610D3D" w:rsidP="009211DE">
      <w:pPr>
        <w:spacing w:after="0" w:line="240" w:lineRule="auto"/>
      </w:pPr>
      <w:r>
        <w:separator/>
      </w:r>
    </w:p>
  </w:footnote>
  <w:footnote w:type="continuationSeparator" w:id="0">
    <w:p w14:paraId="213B6A10" w14:textId="77777777" w:rsidR="00610D3D" w:rsidRDefault="00610D3D" w:rsidP="00921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F1B0C"/>
    <w:multiLevelType w:val="hybridMultilevel"/>
    <w:tmpl w:val="8A5C4EB2"/>
    <w:lvl w:ilvl="0" w:tplc="CA048920">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917249F"/>
    <w:multiLevelType w:val="hybridMultilevel"/>
    <w:tmpl w:val="1C26488E"/>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420491872">
    <w:abstractNumId w:val="0"/>
  </w:num>
  <w:num w:numId="2" w16cid:durableId="163409761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rtix Martins">
    <w15:presenceInfo w15:providerId="Windows Live" w15:userId="4c1156ef6913eb59"/>
  </w15:person>
  <w15:person w15:author="navegador">
    <w15:presenceInfo w15:providerId="None" w15:userId="navegad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isplayBackgroundShape/>
  <w:proofState w:spelling="clean" w:grammar="clean"/>
  <w:documentProtection w:edit="trackedChange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E80"/>
    <w:rsid w:val="000702BC"/>
    <w:rsid w:val="00071C8F"/>
    <w:rsid w:val="000C011D"/>
    <w:rsid w:val="00102E80"/>
    <w:rsid w:val="00110CFE"/>
    <w:rsid w:val="002D1226"/>
    <w:rsid w:val="00536750"/>
    <w:rsid w:val="00610D3D"/>
    <w:rsid w:val="006278E7"/>
    <w:rsid w:val="00756653"/>
    <w:rsid w:val="007620A3"/>
    <w:rsid w:val="008179E8"/>
    <w:rsid w:val="0089079A"/>
    <w:rsid w:val="00894CC5"/>
    <w:rsid w:val="009211DE"/>
    <w:rsid w:val="009619F5"/>
    <w:rsid w:val="009D5B37"/>
    <w:rsid w:val="00AC1FCA"/>
    <w:rsid w:val="00AC3937"/>
    <w:rsid w:val="00B841EF"/>
    <w:rsid w:val="00B90A11"/>
    <w:rsid w:val="00B97D97"/>
    <w:rsid w:val="00BE0BE2"/>
    <w:rsid w:val="00C21B3B"/>
    <w:rsid w:val="00C57280"/>
    <w:rsid w:val="00CB357E"/>
    <w:rsid w:val="00DB0992"/>
    <w:rsid w:val="00DE0737"/>
    <w:rsid w:val="00E02B9F"/>
    <w:rsid w:val="00E1300D"/>
    <w:rsid w:val="00E16CB0"/>
    <w:rsid w:val="00F736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9FD46"/>
  <w15:chartTrackingRefBased/>
  <w15:docId w15:val="{19FBF547-FB77-4604-B431-FD5C5C700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211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11DE"/>
  </w:style>
  <w:style w:type="paragraph" w:styleId="Piedepgina">
    <w:name w:val="footer"/>
    <w:basedOn w:val="Normal"/>
    <w:link w:val="PiedepginaCar"/>
    <w:uiPriority w:val="99"/>
    <w:unhideWhenUsed/>
    <w:rsid w:val="009211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11DE"/>
  </w:style>
  <w:style w:type="paragraph" w:customStyle="1" w:styleId="Estilo1">
    <w:name w:val="Estilo1"/>
    <w:basedOn w:val="Normal"/>
    <w:link w:val="Estilo1Car"/>
    <w:qFormat/>
    <w:rsid w:val="009211DE"/>
    <w:pPr>
      <w:spacing w:after="0" w:line="276" w:lineRule="auto"/>
      <w:jc w:val="both"/>
    </w:pPr>
    <w:rPr>
      <w:rFonts w:ascii="Tekton Pro" w:hAnsi="Tekton Pro"/>
      <w:sz w:val="24"/>
      <w:szCs w:val="24"/>
    </w:rPr>
  </w:style>
  <w:style w:type="character" w:styleId="Refdecomentario">
    <w:name w:val="annotation reference"/>
    <w:basedOn w:val="Fuentedeprrafopredeter"/>
    <w:uiPriority w:val="99"/>
    <w:semiHidden/>
    <w:unhideWhenUsed/>
    <w:rsid w:val="00C57280"/>
    <w:rPr>
      <w:sz w:val="16"/>
      <w:szCs w:val="16"/>
    </w:rPr>
  </w:style>
  <w:style w:type="character" w:customStyle="1" w:styleId="Estilo1Car">
    <w:name w:val="Estilo1 Car"/>
    <w:basedOn w:val="Fuentedeprrafopredeter"/>
    <w:link w:val="Estilo1"/>
    <w:rsid w:val="009211DE"/>
    <w:rPr>
      <w:rFonts w:ascii="Tekton Pro" w:hAnsi="Tekton Pro"/>
      <w:sz w:val="24"/>
      <w:szCs w:val="24"/>
    </w:rPr>
  </w:style>
  <w:style w:type="paragraph" w:styleId="Textocomentario">
    <w:name w:val="annotation text"/>
    <w:basedOn w:val="Normal"/>
    <w:link w:val="TextocomentarioCar"/>
    <w:uiPriority w:val="99"/>
    <w:semiHidden/>
    <w:unhideWhenUsed/>
    <w:rsid w:val="00C5728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57280"/>
    <w:rPr>
      <w:sz w:val="20"/>
      <w:szCs w:val="20"/>
    </w:rPr>
  </w:style>
  <w:style w:type="paragraph" w:styleId="Asuntodelcomentario">
    <w:name w:val="annotation subject"/>
    <w:basedOn w:val="Textocomentario"/>
    <w:next w:val="Textocomentario"/>
    <w:link w:val="AsuntodelcomentarioCar"/>
    <w:uiPriority w:val="99"/>
    <w:semiHidden/>
    <w:unhideWhenUsed/>
    <w:rsid w:val="00C57280"/>
    <w:rPr>
      <w:b/>
      <w:bCs/>
    </w:rPr>
  </w:style>
  <w:style w:type="character" w:customStyle="1" w:styleId="AsuntodelcomentarioCar">
    <w:name w:val="Asunto del comentario Car"/>
    <w:basedOn w:val="TextocomentarioCar"/>
    <w:link w:val="Asuntodelcomentario"/>
    <w:uiPriority w:val="99"/>
    <w:semiHidden/>
    <w:rsid w:val="00C57280"/>
    <w:rPr>
      <w:b/>
      <w:bCs/>
      <w:sz w:val="20"/>
      <w:szCs w:val="20"/>
    </w:rPr>
  </w:style>
  <w:style w:type="paragraph" w:styleId="Textodeglobo">
    <w:name w:val="Balloon Text"/>
    <w:basedOn w:val="Normal"/>
    <w:link w:val="TextodegloboCar"/>
    <w:uiPriority w:val="99"/>
    <w:semiHidden/>
    <w:unhideWhenUsed/>
    <w:rsid w:val="00C57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7280"/>
    <w:rPr>
      <w:rFonts w:ascii="Segoe UI" w:hAnsi="Segoe UI" w:cs="Segoe UI"/>
      <w:sz w:val="18"/>
      <w:szCs w:val="18"/>
    </w:rPr>
  </w:style>
  <w:style w:type="paragraph" w:styleId="Prrafodelista">
    <w:name w:val="List Paragraph"/>
    <w:basedOn w:val="Normal"/>
    <w:uiPriority w:val="34"/>
    <w:qFormat/>
    <w:rsid w:val="007620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13FB4-6D4F-4278-84CF-70FB38386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675</Words>
  <Characters>3713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navegador</dc:creator>
  <cp:keywords/>
  <dc:description/>
  <cp:lastModifiedBy>Mirtix Martins</cp:lastModifiedBy>
  <cp:revision>5</cp:revision>
  <dcterms:created xsi:type="dcterms:W3CDTF">2022-07-26T23:06:00Z</dcterms:created>
  <dcterms:modified xsi:type="dcterms:W3CDTF">2022-07-26T23:10:00Z</dcterms:modified>
</cp:coreProperties>
</file>